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sdt>
      <w:sdtPr>
        <w:tag w:val="goog_rdk_2"/>
        <w:id w:val="1137221530"/>
      </w:sdtPr>
      <w:sdtContent>
        <w:p w14:paraId="00000001" w14:textId="009E2047" w:rsidR="00E16FA3" w:rsidRDefault="00000000">
          <w:pPr>
            <w:rPr>
              <w:ins w:id="0" w:author="SHARMILA" w:date="2025-02-06T19:06:00Z"/>
            </w:rPr>
          </w:pPr>
          <w:sdt>
            <w:sdtPr>
              <w:tag w:val="goog_rdk_1"/>
              <w:id w:val="95759500"/>
            </w:sdtPr>
            <w:sdtContent>
              <w:ins w:id="1" w:author="SHARMILA" w:date="2025-02-06T19:06:00Z">
                <w:r>
                  <w:t>YOKESH J</w:t>
                </w:r>
                <w:r>
                  <w:br/>
                  <w:t>📧 yokeshjayakrishnan@gmail.com | 📞 +91 7871414200</w:t>
                </w:r>
              </w:ins>
            </w:sdtContent>
          </w:sdt>
        </w:p>
      </w:sdtContent>
    </w:sdt>
    <w:p w14:paraId="00000002" w14:textId="77777777" w:rsidR="00E16FA3" w:rsidRDefault="00000000">
      <w:pPr>
        <w:pStyle w:val="Heading3"/>
        <w:keepNext w:val="0"/>
        <w:keepLines w:val="0"/>
        <w:spacing w:before="280" w:line="360" w:lineRule="auto"/>
        <w:rPr>
          <w:rFonts w:ascii="Helvetica Neue" w:eastAsia="Helvetica Neue" w:hAnsi="Helvetica Neue" w:cs="Helvetica Neue"/>
          <w:b/>
          <w:color w:val="404040"/>
          <w:sz w:val="26"/>
          <w:szCs w:val="26"/>
        </w:rPr>
      </w:pPr>
      <w:bookmarkStart w:id="2" w:name="_heading=h.gjdgxs" w:colFirst="0" w:colLast="0"/>
      <w:bookmarkEnd w:id="2"/>
      <w:r>
        <w:rPr>
          <w:rFonts w:ascii="Helvetica Neue" w:eastAsia="Helvetica Neue" w:hAnsi="Helvetica Neue" w:cs="Helvetica Neue"/>
          <w:b/>
          <w:color w:val="404040"/>
          <w:sz w:val="26"/>
          <w:szCs w:val="26"/>
        </w:rPr>
        <w:t>PROFESSIONAL SUMMARY</w:t>
      </w:r>
    </w:p>
    <w:p w14:paraId="00000003" w14:textId="77777777" w:rsidR="00E16FA3" w:rsidRDefault="00000000">
      <w:pPr>
        <w:rPr>
          <w:rFonts w:ascii="Helvetica Neue" w:eastAsia="Helvetica Neue" w:hAnsi="Helvetica Neue" w:cs="Helvetica Neue"/>
          <w:color w:val="404040"/>
          <w:sz w:val="24"/>
          <w:szCs w:val="24"/>
        </w:rPr>
      </w:pPr>
      <w:r>
        <w:rPr>
          <w:rFonts w:ascii="Helvetica Neue" w:eastAsia="Helvetica Neue" w:hAnsi="Helvetica Neue" w:cs="Helvetica Neue"/>
          <w:color w:val="404040"/>
          <w:sz w:val="24"/>
          <w:szCs w:val="24"/>
        </w:rPr>
        <w:t>Motivated and dedicated individual seeking opportunities to apply and enhance my skills in a dynamic work environment. Passionate about continuous learning and contributing to organizational goals.</w:t>
      </w:r>
    </w:p>
    <w:p w14:paraId="00000004" w14:textId="77777777" w:rsidR="00E16FA3" w:rsidRDefault="00000000">
      <w:r>
        <w:pict w14:anchorId="12E5DFAA">
          <v:rect id="_x0000_i1025" style="width:0;height:1.5pt" o:hralign="center" o:hrstd="t" o:hr="t" fillcolor="#a0a0a0" stroked="f"/>
        </w:pict>
      </w:r>
    </w:p>
    <w:p w14:paraId="00000005" w14:textId="77777777" w:rsidR="00E16FA3" w:rsidRDefault="00000000">
      <w:pPr>
        <w:pStyle w:val="Heading3"/>
        <w:keepNext w:val="0"/>
        <w:keepLines w:val="0"/>
        <w:spacing w:before="280" w:line="360" w:lineRule="auto"/>
        <w:rPr>
          <w:rFonts w:ascii="Helvetica Neue" w:eastAsia="Helvetica Neue" w:hAnsi="Helvetica Neue" w:cs="Helvetica Neue"/>
          <w:b/>
          <w:color w:val="404040"/>
          <w:sz w:val="26"/>
          <w:szCs w:val="26"/>
        </w:rPr>
      </w:pPr>
      <w:bookmarkStart w:id="3" w:name="_heading=h.30j0zll" w:colFirst="0" w:colLast="0"/>
      <w:bookmarkEnd w:id="3"/>
      <w:r>
        <w:rPr>
          <w:rFonts w:ascii="Helvetica Neue" w:eastAsia="Helvetica Neue" w:hAnsi="Helvetica Neue" w:cs="Helvetica Neue"/>
          <w:b/>
          <w:color w:val="404040"/>
          <w:sz w:val="26"/>
          <w:szCs w:val="26"/>
        </w:rPr>
        <w:t>EDUCATION</w:t>
      </w:r>
    </w:p>
    <w:p w14:paraId="00000006" w14:textId="77777777" w:rsidR="00E16FA3" w:rsidRDefault="00000000">
      <w:pPr>
        <w:rPr>
          <w:rFonts w:ascii="Helvetica Neue" w:eastAsia="Helvetica Neue" w:hAnsi="Helvetica Neue" w:cs="Helvetica Neue"/>
          <w:color w:val="404040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404040"/>
          <w:sz w:val="24"/>
          <w:szCs w:val="24"/>
        </w:rPr>
        <w:t>Meenakshi College of Engineering</w:t>
      </w:r>
      <w:r>
        <w:rPr>
          <w:rFonts w:ascii="Helvetica Neue" w:eastAsia="Helvetica Neue" w:hAnsi="Helvetica Neue" w:cs="Helvetica Neue"/>
          <w:b/>
          <w:color w:val="404040"/>
          <w:sz w:val="24"/>
          <w:szCs w:val="24"/>
        </w:rPr>
        <w:br/>
      </w:r>
      <w:r>
        <w:rPr>
          <w:rFonts w:ascii="Helvetica Neue" w:eastAsia="Helvetica Neue" w:hAnsi="Helvetica Neue" w:cs="Helvetica Neue"/>
          <w:color w:val="404040"/>
          <w:sz w:val="24"/>
          <w:szCs w:val="24"/>
        </w:rPr>
        <w:t>MBA in HR and Operations (2023 - 2025) | CGPA: 70%</w:t>
      </w:r>
    </w:p>
    <w:p w14:paraId="00000007" w14:textId="77777777" w:rsidR="00E16FA3" w:rsidRDefault="00000000">
      <w:pPr>
        <w:rPr>
          <w:rFonts w:ascii="Helvetica Neue" w:eastAsia="Helvetica Neue" w:hAnsi="Helvetica Neue" w:cs="Helvetica Neue"/>
          <w:color w:val="404040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404040"/>
          <w:sz w:val="24"/>
          <w:szCs w:val="24"/>
        </w:rPr>
        <w:t>MNM Jain Engineering College</w:t>
      </w:r>
      <w:r>
        <w:rPr>
          <w:rFonts w:ascii="Helvetica Neue" w:eastAsia="Helvetica Neue" w:hAnsi="Helvetica Neue" w:cs="Helvetica Neue"/>
          <w:b/>
          <w:color w:val="404040"/>
          <w:sz w:val="24"/>
          <w:szCs w:val="24"/>
        </w:rPr>
        <w:br/>
      </w:r>
      <w:proofErr w:type="spellStart"/>
      <w:r>
        <w:rPr>
          <w:rFonts w:ascii="Helvetica Neue" w:eastAsia="Helvetica Neue" w:hAnsi="Helvetica Neue" w:cs="Helvetica Neue"/>
          <w:color w:val="404040"/>
          <w:sz w:val="24"/>
          <w:szCs w:val="24"/>
        </w:rPr>
        <w:t>B.Tech</w:t>
      </w:r>
      <w:proofErr w:type="spellEnd"/>
      <w:r>
        <w:rPr>
          <w:rFonts w:ascii="Helvetica Neue" w:eastAsia="Helvetica Neue" w:hAnsi="Helvetica Neue" w:cs="Helvetica Neue"/>
          <w:color w:val="404040"/>
          <w:sz w:val="24"/>
          <w:szCs w:val="24"/>
        </w:rPr>
        <w:t xml:space="preserve"> in Information Technology (2019 - 2023) | CGPA: 78%</w:t>
      </w:r>
    </w:p>
    <w:p w14:paraId="00000008" w14:textId="77777777" w:rsidR="00E16FA3" w:rsidRDefault="00000000">
      <w:pPr>
        <w:rPr>
          <w:rFonts w:ascii="Helvetica Neue" w:eastAsia="Helvetica Neue" w:hAnsi="Helvetica Neue" w:cs="Helvetica Neue"/>
          <w:color w:val="404040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404040"/>
          <w:sz w:val="24"/>
          <w:szCs w:val="24"/>
        </w:rPr>
        <w:t>Maria Matriculation and Higher Secondary School</w:t>
      </w:r>
      <w:r>
        <w:rPr>
          <w:rFonts w:ascii="Helvetica Neue" w:eastAsia="Helvetica Neue" w:hAnsi="Helvetica Neue" w:cs="Helvetica Neue"/>
          <w:b/>
          <w:color w:val="404040"/>
          <w:sz w:val="24"/>
          <w:szCs w:val="24"/>
        </w:rPr>
        <w:br/>
      </w:r>
      <w:r>
        <w:rPr>
          <w:rFonts w:ascii="Helvetica Neue" w:eastAsia="Helvetica Neue" w:hAnsi="Helvetica Neue" w:cs="Helvetica Neue"/>
          <w:color w:val="404040"/>
          <w:sz w:val="24"/>
          <w:szCs w:val="24"/>
        </w:rPr>
        <w:t>Higher Secondary (12th Grade) (2019) | Percentage: 51%</w:t>
      </w:r>
    </w:p>
    <w:p w14:paraId="00000009" w14:textId="77777777" w:rsidR="00E16FA3" w:rsidRDefault="00000000">
      <w:pPr>
        <w:rPr>
          <w:rFonts w:ascii="Helvetica Neue" w:eastAsia="Helvetica Neue" w:hAnsi="Helvetica Neue" w:cs="Helvetica Neue"/>
          <w:color w:val="404040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404040"/>
          <w:sz w:val="24"/>
          <w:szCs w:val="24"/>
        </w:rPr>
        <w:t>Dhanalakshmi Higher Secondary School</w:t>
      </w:r>
      <w:r>
        <w:rPr>
          <w:rFonts w:ascii="Helvetica Neue" w:eastAsia="Helvetica Neue" w:hAnsi="Helvetica Neue" w:cs="Helvetica Neue"/>
          <w:b/>
          <w:color w:val="404040"/>
          <w:sz w:val="24"/>
          <w:szCs w:val="24"/>
        </w:rPr>
        <w:br/>
      </w:r>
      <w:r>
        <w:rPr>
          <w:rFonts w:ascii="Helvetica Neue" w:eastAsia="Helvetica Neue" w:hAnsi="Helvetica Neue" w:cs="Helvetica Neue"/>
          <w:color w:val="404040"/>
          <w:sz w:val="24"/>
          <w:szCs w:val="24"/>
        </w:rPr>
        <w:t>SSLC (10th Grade) (2017) | Percentage: 90%</w:t>
      </w:r>
    </w:p>
    <w:p w14:paraId="0000000A" w14:textId="77777777" w:rsidR="00E16FA3" w:rsidRDefault="00000000">
      <w:r>
        <w:pict w14:anchorId="31640603">
          <v:rect id="_x0000_i1026" style="width:0;height:1.5pt" o:hralign="center" o:hrstd="t" o:hr="t" fillcolor="#a0a0a0" stroked="f"/>
        </w:pict>
      </w:r>
    </w:p>
    <w:p w14:paraId="0000000B" w14:textId="77777777" w:rsidR="00E16FA3" w:rsidRDefault="00000000">
      <w:pPr>
        <w:pStyle w:val="Heading3"/>
        <w:keepNext w:val="0"/>
        <w:keepLines w:val="0"/>
        <w:spacing w:before="280" w:line="360" w:lineRule="auto"/>
        <w:rPr>
          <w:rFonts w:ascii="Helvetica Neue" w:eastAsia="Helvetica Neue" w:hAnsi="Helvetica Neue" w:cs="Helvetica Neue"/>
          <w:b/>
          <w:color w:val="404040"/>
          <w:sz w:val="26"/>
          <w:szCs w:val="26"/>
        </w:rPr>
      </w:pPr>
      <w:bookmarkStart w:id="4" w:name="_heading=h.1fob9te" w:colFirst="0" w:colLast="0"/>
      <w:bookmarkEnd w:id="4"/>
      <w:r>
        <w:rPr>
          <w:rFonts w:ascii="Helvetica Neue" w:eastAsia="Helvetica Neue" w:hAnsi="Helvetica Neue" w:cs="Helvetica Neue"/>
          <w:b/>
          <w:color w:val="404040"/>
          <w:sz w:val="26"/>
          <w:szCs w:val="26"/>
        </w:rPr>
        <w:t>PROJECTS</w:t>
      </w:r>
    </w:p>
    <w:p w14:paraId="0000000C" w14:textId="77777777" w:rsidR="00E16FA3" w:rsidRDefault="00000000">
      <w:pPr>
        <w:rPr>
          <w:rFonts w:ascii="Helvetica Neue" w:eastAsia="Helvetica Neue" w:hAnsi="Helvetica Neue" w:cs="Helvetica Neue"/>
          <w:b/>
          <w:color w:val="404040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404040"/>
          <w:sz w:val="24"/>
          <w:szCs w:val="24"/>
        </w:rPr>
        <w:t>Driver Drowsiness Detection System</w:t>
      </w:r>
    </w:p>
    <w:p w14:paraId="0000000D" w14:textId="77777777" w:rsidR="00E16FA3" w:rsidRDefault="00000000">
      <w:pPr>
        <w:numPr>
          <w:ilvl w:val="0"/>
          <w:numId w:val="2"/>
        </w:numPr>
      </w:pPr>
      <w:r>
        <w:rPr>
          <w:rFonts w:ascii="Helvetica Neue" w:eastAsia="Helvetica Neue" w:hAnsi="Helvetica Neue" w:cs="Helvetica Neue"/>
          <w:color w:val="404040"/>
          <w:sz w:val="24"/>
          <w:szCs w:val="24"/>
        </w:rPr>
        <w:t>Developed a system to monitor driver movements and detect drowsiness.</w:t>
      </w:r>
    </w:p>
    <w:p w14:paraId="0000000E" w14:textId="77777777" w:rsidR="00E16FA3" w:rsidRDefault="00000000">
      <w:pPr>
        <w:numPr>
          <w:ilvl w:val="0"/>
          <w:numId w:val="2"/>
        </w:numPr>
      </w:pPr>
      <w:r>
        <w:rPr>
          <w:rFonts w:ascii="Helvetica Neue" w:eastAsia="Helvetica Neue" w:hAnsi="Helvetica Neue" w:cs="Helvetica Neue"/>
          <w:color w:val="404040"/>
          <w:sz w:val="24"/>
          <w:szCs w:val="24"/>
        </w:rPr>
        <w:t>Integrated real-time alert messages and alarm sounds to ensure safety.</w:t>
      </w:r>
    </w:p>
    <w:p w14:paraId="0000000F" w14:textId="77777777" w:rsidR="00E16FA3" w:rsidRDefault="00000000">
      <w:r>
        <w:pict w14:anchorId="65C9246F">
          <v:rect id="_x0000_i1027" style="width:0;height:1.5pt" o:hralign="center" o:hrstd="t" o:hr="t" fillcolor="#a0a0a0" stroked="f"/>
        </w:pict>
      </w:r>
    </w:p>
    <w:p w14:paraId="00000010" w14:textId="77777777" w:rsidR="00E16FA3" w:rsidRDefault="00000000">
      <w:pPr>
        <w:pStyle w:val="Heading3"/>
        <w:keepNext w:val="0"/>
        <w:keepLines w:val="0"/>
        <w:spacing w:before="280" w:line="360" w:lineRule="auto"/>
        <w:rPr>
          <w:rFonts w:ascii="Helvetica Neue" w:eastAsia="Helvetica Neue" w:hAnsi="Helvetica Neue" w:cs="Helvetica Neue"/>
          <w:b/>
          <w:color w:val="404040"/>
          <w:sz w:val="26"/>
          <w:szCs w:val="26"/>
        </w:rPr>
      </w:pPr>
      <w:bookmarkStart w:id="5" w:name="_heading=h.3znysh7" w:colFirst="0" w:colLast="0"/>
      <w:bookmarkEnd w:id="5"/>
      <w:r>
        <w:rPr>
          <w:rFonts w:ascii="Helvetica Neue" w:eastAsia="Helvetica Neue" w:hAnsi="Helvetica Neue" w:cs="Helvetica Neue"/>
          <w:b/>
          <w:color w:val="404040"/>
          <w:sz w:val="26"/>
          <w:szCs w:val="26"/>
        </w:rPr>
        <w:t>INTERNSHIPS</w:t>
      </w:r>
    </w:p>
    <w:p w14:paraId="00000011" w14:textId="77777777" w:rsidR="00E16FA3" w:rsidRDefault="00000000">
      <w:pPr>
        <w:rPr>
          <w:rFonts w:ascii="Helvetica Neue" w:eastAsia="Helvetica Neue" w:hAnsi="Helvetica Neue" w:cs="Helvetica Neue"/>
          <w:b/>
          <w:color w:val="404040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404040"/>
          <w:sz w:val="24"/>
          <w:szCs w:val="24"/>
        </w:rPr>
        <w:t>Global Techno Solutions – Artificial Intelligence &amp; Machine Learning</w:t>
      </w:r>
    </w:p>
    <w:p w14:paraId="00000012" w14:textId="77777777" w:rsidR="00E16FA3" w:rsidRDefault="00000000">
      <w:pPr>
        <w:numPr>
          <w:ilvl w:val="0"/>
          <w:numId w:val="1"/>
        </w:numPr>
      </w:pPr>
      <w:r>
        <w:rPr>
          <w:rFonts w:ascii="Helvetica Neue" w:eastAsia="Helvetica Neue" w:hAnsi="Helvetica Neue" w:cs="Helvetica Neue"/>
          <w:color w:val="404040"/>
          <w:sz w:val="24"/>
          <w:szCs w:val="24"/>
        </w:rPr>
        <w:t>Gained hands-on experience in AI-driven solutions.</w:t>
      </w:r>
    </w:p>
    <w:p w14:paraId="00000013" w14:textId="77777777" w:rsidR="00E16FA3" w:rsidRDefault="00000000">
      <w:pPr>
        <w:numPr>
          <w:ilvl w:val="0"/>
          <w:numId w:val="1"/>
        </w:numPr>
      </w:pPr>
      <w:r>
        <w:rPr>
          <w:rFonts w:ascii="Helvetica Neue" w:eastAsia="Helvetica Neue" w:hAnsi="Helvetica Neue" w:cs="Helvetica Neue"/>
          <w:color w:val="404040"/>
          <w:sz w:val="24"/>
          <w:szCs w:val="24"/>
        </w:rPr>
        <w:t>Applied machine learning techniques to optimize HR processes.</w:t>
      </w:r>
    </w:p>
    <w:p w14:paraId="00000014" w14:textId="77777777" w:rsidR="00E16FA3" w:rsidRDefault="00000000">
      <w:r>
        <w:pict w14:anchorId="6BC0D111">
          <v:rect id="_x0000_i1028" style="width:0;height:1.5pt" o:hralign="center" o:hrstd="t" o:hr="t" fillcolor="#a0a0a0" stroked="f"/>
        </w:pict>
      </w:r>
    </w:p>
    <w:p w14:paraId="00000015" w14:textId="77777777" w:rsidR="00E16FA3" w:rsidRDefault="00000000">
      <w:pPr>
        <w:pStyle w:val="Heading3"/>
        <w:keepNext w:val="0"/>
        <w:keepLines w:val="0"/>
        <w:spacing w:before="280" w:line="360" w:lineRule="auto"/>
        <w:rPr>
          <w:rFonts w:ascii="Helvetica Neue" w:eastAsia="Helvetica Neue" w:hAnsi="Helvetica Neue" w:cs="Helvetica Neue"/>
          <w:b/>
          <w:color w:val="404040"/>
          <w:sz w:val="26"/>
          <w:szCs w:val="26"/>
        </w:rPr>
      </w:pPr>
      <w:bookmarkStart w:id="6" w:name="_heading=h.2et92p0" w:colFirst="0" w:colLast="0"/>
      <w:bookmarkEnd w:id="6"/>
      <w:r>
        <w:rPr>
          <w:rFonts w:ascii="Helvetica Neue" w:eastAsia="Helvetica Neue" w:hAnsi="Helvetica Neue" w:cs="Helvetica Neue"/>
          <w:b/>
          <w:color w:val="404040"/>
          <w:sz w:val="26"/>
          <w:szCs w:val="26"/>
        </w:rPr>
        <w:t>TECHNICAL SKILLS</w:t>
      </w:r>
    </w:p>
    <w:p w14:paraId="00000016" w14:textId="77777777" w:rsidR="00E16FA3" w:rsidRDefault="00000000">
      <w:pPr>
        <w:numPr>
          <w:ilvl w:val="0"/>
          <w:numId w:val="4"/>
        </w:numPr>
      </w:pPr>
      <w:r>
        <w:rPr>
          <w:rFonts w:ascii="Helvetica Neue" w:eastAsia="Helvetica Neue" w:hAnsi="Helvetica Neue" w:cs="Helvetica Neue"/>
          <w:b/>
          <w:color w:val="404040"/>
          <w:sz w:val="24"/>
          <w:szCs w:val="24"/>
        </w:rPr>
        <w:t>Programming:</w:t>
      </w:r>
      <w:r>
        <w:rPr>
          <w:rFonts w:ascii="Helvetica Neue" w:eastAsia="Helvetica Neue" w:hAnsi="Helvetica Neue" w:cs="Helvetica Neue"/>
          <w:color w:val="404040"/>
          <w:sz w:val="24"/>
          <w:szCs w:val="24"/>
        </w:rPr>
        <w:t xml:space="preserve"> Python, C</w:t>
      </w:r>
    </w:p>
    <w:p w14:paraId="00000017" w14:textId="77777777" w:rsidR="00E16FA3" w:rsidRDefault="00000000">
      <w:pPr>
        <w:numPr>
          <w:ilvl w:val="0"/>
          <w:numId w:val="4"/>
        </w:numPr>
      </w:pPr>
      <w:r>
        <w:rPr>
          <w:rFonts w:ascii="Helvetica Neue" w:eastAsia="Helvetica Neue" w:hAnsi="Helvetica Neue" w:cs="Helvetica Neue"/>
          <w:b/>
          <w:color w:val="404040"/>
          <w:sz w:val="24"/>
          <w:szCs w:val="24"/>
        </w:rPr>
        <w:t>Web Technologies:</w:t>
      </w:r>
      <w:r>
        <w:rPr>
          <w:rFonts w:ascii="Helvetica Neue" w:eastAsia="Helvetica Neue" w:hAnsi="Helvetica Neue" w:cs="Helvetica Neue"/>
          <w:color w:val="404040"/>
          <w:sz w:val="24"/>
          <w:szCs w:val="24"/>
        </w:rPr>
        <w:t xml:space="preserve"> HTML, MERN Stack</w:t>
      </w:r>
    </w:p>
    <w:p w14:paraId="00000018" w14:textId="77777777" w:rsidR="00E16FA3" w:rsidRDefault="00000000">
      <w:pPr>
        <w:numPr>
          <w:ilvl w:val="0"/>
          <w:numId w:val="4"/>
        </w:numPr>
      </w:pPr>
      <w:r>
        <w:rPr>
          <w:rFonts w:ascii="Helvetica Neue" w:eastAsia="Helvetica Neue" w:hAnsi="Helvetica Neue" w:cs="Helvetica Neue"/>
          <w:b/>
          <w:color w:val="404040"/>
          <w:sz w:val="24"/>
          <w:szCs w:val="24"/>
        </w:rPr>
        <w:t>Database:</w:t>
      </w:r>
      <w:r>
        <w:rPr>
          <w:rFonts w:ascii="Helvetica Neue" w:eastAsia="Helvetica Neue" w:hAnsi="Helvetica Neue" w:cs="Helvetica Neue"/>
          <w:color w:val="404040"/>
          <w:sz w:val="24"/>
          <w:szCs w:val="24"/>
        </w:rPr>
        <w:t xml:space="preserve"> SQL</w:t>
      </w:r>
    </w:p>
    <w:p w14:paraId="00000019" w14:textId="77777777" w:rsidR="00E16FA3" w:rsidRDefault="00000000">
      <w:pPr>
        <w:numPr>
          <w:ilvl w:val="0"/>
          <w:numId w:val="4"/>
        </w:numPr>
      </w:pPr>
      <w:r>
        <w:rPr>
          <w:rFonts w:ascii="Helvetica Neue" w:eastAsia="Helvetica Neue" w:hAnsi="Helvetica Neue" w:cs="Helvetica Neue"/>
          <w:b/>
          <w:color w:val="404040"/>
          <w:sz w:val="24"/>
          <w:szCs w:val="24"/>
        </w:rPr>
        <w:t>Other Skills:</w:t>
      </w:r>
      <w:r>
        <w:rPr>
          <w:rFonts w:ascii="Helvetica Neue" w:eastAsia="Helvetica Neue" w:hAnsi="Helvetica Neue" w:cs="Helvetica Neue"/>
          <w:color w:val="404040"/>
          <w:sz w:val="24"/>
          <w:szCs w:val="24"/>
        </w:rPr>
        <w:t xml:space="preserve"> Strong understanding of Data Structures and Object-Oriented Programming</w:t>
      </w:r>
    </w:p>
    <w:p w14:paraId="0000001A" w14:textId="77777777" w:rsidR="00E16FA3" w:rsidRDefault="00000000">
      <w:r>
        <w:pict w14:anchorId="16AB33E9">
          <v:rect id="_x0000_i1029" style="width:0;height:1.5pt" o:hralign="center" o:hrstd="t" o:hr="t" fillcolor="#a0a0a0" stroked="f"/>
        </w:pict>
      </w:r>
    </w:p>
    <w:p w14:paraId="0000001B" w14:textId="77777777" w:rsidR="00E16FA3" w:rsidRDefault="00000000">
      <w:pPr>
        <w:pStyle w:val="Heading3"/>
        <w:keepNext w:val="0"/>
        <w:keepLines w:val="0"/>
        <w:spacing w:before="280" w:line="360" w:lineRule="auto"/>
        <w:rPr>
          <w:rFonts w:ascii="Helvetica Neue" w:eastAsia="Helvetica Neue" w:hAnsi="Helvetica Neue" w:cs="Helvetica Neue"/>
          <w:b/>
          <w:color w:val="404040"/>
          <w:sz w:val="26"/>
          <w:szCs w:val="26"/>
        </w:rPr>
      </w:pPr>
      <w:bookmarkStart w:id="7" w:name="_heading=h.tyjcwt" w:colFirst="0" w:colLast="0"/>
      <w:bookmarkEnd w:id="7"/>
      <w:r>
        <w:rPr>
          <w:rFonts w:ascii="Helvetica Neue" w:eastAsia="Helvetica Neue" w:hAnsi="Helvetica Neue" w:cs="Helvetica Neue"/>
          <w:b/>
          <w:color w:val="404040"/>
          <w:sz w:val="26"/>
          <w:szCs w:val="26"/>
        </w:rPr>
        <w:t>INTERESTS</w:t>
      </w:r>
    </w:p>
    <w:p w14:paraId="0000001C" w14:textId="77777777" w:rsidR="00E16FA3" w:rsidRDefault="00000000">
      <w:pPr>
        <w:numPr>
          <w:ilvl w:val="0"/>
          <w:numId w:val="3"/>
        </w:numPr>
      </w:pPr>
      <w:r>
        <w:rPr>
          <w:rFonts w:ascii="Helvetica Neue" w:eastAsia="Helvetica Neue" w:hAnsi="Helvetica Neue" w:cs="Helvetica Neue"/>
          <w:color w:val="404040"/>
          <w:sz w:val="24"/>
          <w:szCs w:val="24"/>
        </w:rPr>
        <w:t>Dance</w:t>
      </w:r>
    </w:p>
    <w:p w14:paraId="0000001D" w14:textId="77777777" w:rsidR="00E16FA3" w:rsidRDefault="00000000">
      <w:pPr>
        <w:numPr>
          <w:ilvl w:val="0"/>
          <w:numId w:val="3"/>
        </w:numPr>
      </w:pPr>
      <w:r>
        <w:rPr>
          <w:rFonts w:ascii="Helvetica Neue" w:eastAsia="Helvetica Neue" w:hAnsi="Helvetica Neue" w:cs="Helvetica Neue"/>
          <w:color w:val="404040"/>
          <w:sz w:val="24"/>
          <w:szCs w:val="24"/>
        </w:rPr>
        <w:t>Sports</w:t>
      </w:r>
    </w:p>
    <w:p w14:paraId="0000001E" w14:textId="77777777" w:rsidR="00E16FA3" w:rsidRDefault="00000000">
      <w:r>
        <w:lastRenderedPageBreak/>
        <w:pict w14:anchorId="1AF41F50">
          <v:rect id="_x0000_i1030" style="width:0;height:1.5pt" o:hralign="center" o:hrstd="t" o:hr="t" fillcolor="#a0a0a0" stroked="f"/>
        </w:pict>
      </w:r>
    </w:p>
    <w:sectPr w:rsidR="00E16FA3">
      <w:pgSz w:w="11906" w:h="16838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Helvetica Neue">
    <w:charset w:val="00"/>
    <w:family w:val="auto"/>
    <w:pitch w:val="default"/>
    <w:embedRegular r:id="rId1" w:fontKey="{258D7967-A0CE-4093-8D76-349D3BFD20C7}"/>
    <w:embedBold r:id="rId2" w:fontKey="{C3838BCF-D208-4C22-B2AF-9C9DF04CCDE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C57313-A595-45B6-A41C-BCA292A1F5E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D897655-0C84-448C-9B08-60CA7E89ED9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635092"/>
    <w:multiLevelType w:val="multilevel"/>
    <w:tmpl w:val="540A852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C431F67"/>
    <w:multiLevelType w:val="multilevel"/>
    <w:tmpl w:val="C57CDB40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4D55DD7"/>
    <w:multiLevelType w:val="multilevel"/>
    <w:tmpl w:val="B7EA2946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789196F"/>
    <w:multiLevelType w:val="multilevel"/>
    <w:tmpl w:val="B640591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48379890">
    <w:abstractNumId w:val="0"/>
  </w:num>
  <w:num w:numId="2" w16cid:durableId="1276251546">
    <w:abstractNumId w:val="3"/>
  </w:num>
  <w:num w:numId="3" w16cid:durableId="69163306">
    <w:abstractNumId w:val="1"/>
  </w:num>
  <w:num w:numId="4" w16cid:durableId="9818133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6FA3"/>
    <w:rsid w:val="00705274"/>
    <w:rsid w:val="00CB3851"/>
    <w:rsid w:val="00E16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0EDDA"/>
  <w15:docId w15:val="{9F9EA9C8-54BB-4040-A798-73F17A1B3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4BiHEECtc4TU5UJPHcMC2hq1LMA==">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184</Words>
  <Characters>1054</Characters>
  <Application>Microsoft Office Word</Application>
  <DocSecurity>0</DocSecurity>
  <Lines>8</Lines>
  <Paragraphs>2</Paragraphs>
  <ScaleCrop>false</ScaleCrop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Yokesh Jayakrishnan</dc:creator>
  <cp:lastModifiedBy>Yokesh Jayakrishnan</cp:lastModifiedBy>
  <cp:revision>2</cp:revision>
  <dcterms:created xsi:type="dcterms:W3CDTF">2025-02-10T18:29:00Z</dcterms:created>
  <dcterms:modified xsi:type="dcterms:W3CDTF">2025-02-10T18:29:00Z</dcterms:modified>
</cp:coreProperties>
</file>